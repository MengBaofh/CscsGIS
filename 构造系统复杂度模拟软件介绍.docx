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构造系统复杂度模拟软件介绍</w:t>
      </w:r>
    </w:p>
    <w:p>
      <w:pPr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设计思路及意义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该软件采用面向对象的思想，GUI主窗口对象封装于myWindow.py文件中，线程对象封装于myThreading.py文件中，软件GUI界面所用到的菜单、按钮、框架、滚动条等tk库的组件对象分别封装于myMenu.py、myButton.py、myFrame.py、AutoScrollBar.py文件中，还有IDW算法对象封装于IDW.py文件中。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自20世纪70年代分形理论创立以来，分形理论就广泛地应用于自然和人文社会的各个领域。近年来，断裂构造分形理论被频繁地应用于断裂构造复杂性</w:t>
      </w:r>
      <w:ins w:id="0" w:author="Lenovo" w:date="2023-03-01T23:14:00Z">
        <w:r>
          <w:rPr>
            <w:rFonts w:hint="eastAsia" w:ascii="宋体" w:hAnsi="宋体" w:eastAsia="宋体" w:cs="宋体"/>
            <w:sz w:val="24"/>
            <w:szCs w:val="32"/>
          </w:rPr>
          <w:t>分析</w:t>
        </w:r>
      </w:ins>
      <w:r>
        <w:rPr>
          <w:rFonts w:hint="eastAsia" w:ascii="宋体" w:hAnsi="宋体" w:eastAsia="宋体" w:cs="宋体"/>
          <w:sz w:val="24"/>
          <w:szCs w:val="32"/>
        </w:rPr>
        <w:t>，在</w:t>
      </w:r>
      <w:ins w:id="1" w:author="Lenovo" w:date="2023-03-01T23:16:00Z">
        <w:r>
          <w:rPr>
            <w:rFonts w:hint="eastAsia" w:ascii="宋体" w:hAnsi="宋体" w:eastAsia="宋体" w:cs="宋体"/>
            <w:sz w:val="24"/>
            <w:szCs w:val="32"/>
          </w:rPr>
          <w:t>地质-构造-成矿</w:t>
        </w:r>
      </w:ins>
      <w:ins w:id="2" w:author="Lenovo" w:date="2023-03-01T23:15:00Z">
        <w:r>
          <w:rPr>
            <w:rFonts w:hint="eastAsia" w:ascii="宋体" w:hAnsi="宋体" w:eastAsia="宋体" w:cs="宋体"/>
            <w:sz w:val="24"/>
            <w:szCs w:val="32"/>
          </w:rPr>
          <w:t>过程复杂性研究</w:t>
        </w:r>
      </w:ins>
      <w:r>
        <w:rPr>
          <w:rFonts w:hint="eastAsia" w:ascii="宋体" w:hAnsi="宋体" w:eastAsia="宋体" w:cs="宋体"/>
          <w:sz w:val="24"/>
          <w:szCs w:val="32"/>
        </w:rPr>
        <w:t>方面取得了较好效果</w:t>
      </w:r>
      <w:ins w:id="3" w:author="Lenovo" w:date="2023-03-01T23:16:00Z">
        <w:r>
          <w:rPr>
            <w:rFonts w:hint="eastAsia" w:ascii="宋体" w:hAnsi="宋体" w:eastAsia="宋体" w:cs="宋体"/>
            <w:sz w:val="24"/>
            <w:szCs w:val="32"/>
          </w:rPr>
          <w:t>。</w:t>
        </w:r>
      </w:ins>
      <w:r>
        <w:rPr>
          <w:rFonts w:hint="eastAsia" w:ascii="宋体" w:hAnsi="宋体" w:eastAsia="宋体" w:cs="宋体"/>
          <w:sz w:val="24"/>
          <w:szCs w:val="32"/>
        </w:rPr>
        <w:t>可以说，分形理论实现了对断裂构造</w:t>
      </w:r>
      <w:ins w:id="4" w:author="Lenovo" w:date="2023-03-01T23:16:00Z">
        <w:r>
          <w:rPr>
            <w:rFonts w:hint="eastAsia" w:ascii="宋体" w:hAnsi="宋体" w:eastAsia="宋体" w:cs="宋体"/>
            <w:sz w:val="24"/>
            <w:szCs w:val="32"/>
          </w:rPr>
          <w:t>系统</w:t>
        </w:r>
      </w:ins>
      <w:r>
        <w:rPr>
          <w:rFonts w:hint="eastAsia" w:ascii="宋体" w:hAnsi="宋体" w:eastAsia="宋体" w:cs="宋体"/>
          <w:sz w:val="24"/>
          <w:szCs w:val="32"/>
        </w:rPr>
        <w:t>从定性</w:t>
      </w:r>
      <w:ins w:id="5" w:author="Lenovo" w:date="2023-03-01T23:12:00Z">
        <w:r>
          <w:rPr>
            <w:rFonts w:hint="eastAsia" w:ascii="宋体" w:hAnsi="宋体" w:eastAsia="宋体" w:cs="宋体"/>
            <w:sz w:val="24"/>
            <w:szCs w:val="32"/>
          </w:rPr>
          <w:t>研究</w:t>
        </w:r>
      </w:ins>
      <w:r>
        <w:rPr>
          <w:rFonts w:hint="eastAsia" w:ascii="宋体" w:hAnsi="宋体" w:eastAsia="宋体" w:cs="宋体"/>
          <w:sz w:val="24"/>
          <w:szCs w:val="32"/>
        </w:rPr>
        <w:t>到定量</w:t>
      </w:r>
      <w:ins w:id="6" w:author="Lenovo" w:date="2023-03-01T23:12:00Z">
        <w:r>
          <w:rPr>
            <w:rFonts w:hint="eastAsia" w:ascii="宋体" w:hAnsi="宋体" w:eastAsia="宋体" w:cs="宋体"/>
            <w:sz w:val="24"/>
            <w:szCs w:val="32"/>
          </w:rPr>
          <w:t>研究</w:t>
        </w:r>
      </w:ins>
      <w:r>
        <w:rPr>
          <w:rFonts w:hint="eastAsia" w:ascii="宋体" w:hAnsi="宋体" w:eastAsia="宋体" w:cs="宋体"/>
          <w:sz w:val="24"/>
          <w:szCs w:val="32"/>
        </w:rPr>
        <w:t>的飞跃。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目前断裂构造分维值D的计算方法很多，有盒维数法、圆覆盖法和多重分形矩方法等</w:t>
      </w:r>
      <w:ins w:id="7" w:author="Lenovo" w:date="2023-03-01T23:17:00Z">
        <w:r>
          <w:rPr>
            <w:rFonts w:hint="eastAsia" w:ascii="宋体" w:hAnsi="宋体" w:eastAsia="宋体" w:cs="宋体"/>
            <w:sz w:val="24"/>
            <w:szCs w:val="32"/>
          </w:rPr>
          <w:t>，然而尚未有</w:t>
        </w:r>
      </w:ins>
      <w:ins w:id="8" w:author="Lenovo" w:date="2023-03-01T23:19:00Z">
        <w:r>
          <w:rPr>
            <w:rFonts w:hint="eastAsia" w:ascii="宋体" w:hAnsi="宋体" w:eastAsia="宋体" w:cs="宋体"/>
            <w:sz w:val="24"/>
            <w:szCs w:val="32"/>
          </w:rPr>
          <w:t>GIS</w:t>
        </w:r>
      </w:ins>
      <w:ins w:id="9" w:author="Lenovo" w:date="2023-03-01T23:17:00Z">
        <w:r>
          <w:rPr>
            <w:rFonts w:hint="eastAsia" w:ascii="宋体" w:hAnsi="宋体" w:eastAsia="宋体" w:cs="宋体"/>
            <w:sz w:val="24"/>
            <w:szCs w:val="32"/>
          </w:rPr>
          <w:t>软件</w:t>
        </w:r>
      </w:ins>
      <w:ins w:id="10" w:author="Lenovo" w:date="2023-03-01T23:18:00Z">
        <w:r>
          <w:rPr>
            <w:rFonts w:hint="eastAsia" w:ascii="宋体" w:hAnsi="宋体" w:eastAsia="宋体" w:cs="宋体"/>
            <w:sz w:val="24"/>
            <w:szCs w:val="32"/>
          </w:rPr>
          <w:t>实现对断裂构造分维值的计算</w:t>
        </w:r>
      </w:ins>
      <w:ins w:id="11" w:author="Lenovo" w:date="2023-03-01T23:03:00Z">
        <w:r>
          <w:rPr>
            <w:rFonts w:hint="eastAsia" w:ascii="宋体" w:hAnsi="宋体" w:eastAsia="宋体" w:cs="宋体"/>
            <w:sz w:val="24"/>
            <w:szCs w:val="32"/>
          </w:rPr>
          <w:t>。</w:t>
        </w:r>
      </w:ins>
      <w:r>
        <w:rPr>
          <w:rFonts w:hint="eastAsia" w:ascii="宋体" w:hAnsi="宋体" w:eastAsia="宋体" w:cs="宋体"/>
          <w:sz w:val="24"/>
          <w:szCs w:val="32"/>
        </w:rPr>
        <w:t>该软件</w:t>
      </w:r>
      <w:ins w:id="12" w:author="Lenovo" w:date="2023-03-01T23:08:00Z">
        <w:r>
          <w:rPr>
            <w:rFonts w:hint="eastAsia" w:ascii="宋体" w:hAnsi="宋体" w:eastAsia="宋体" w:cs="宋体"/>
            <w:sz w:val="24"/>
            <w:szCs w:val="32"/>
          </w:rPr>
          <w:t>通过</w:t>
        </w:r>
      </w:ins>
      <w:r>
        <w:rPr>
          <w:rFonts w:hint="eastAsia" w:ascii="宋体" w:hAnsi="宋体" w:eastAsia="宋体" w:cs="宋体"/>
          <w:sz w:val="24"/>
          <w:szCs w:val="32"/>
        </w:rPr>
        <w:t>自动高效</w:t>
      </w:r>
      <w:ins w:id="13" w:author="Lenovo" w:date="2023-03-01T23:03:00Z">
        <w:r>
          <w:rPr>
            <w:rFonts w:hint="eastAsia" w:ascii="宋体" w:hAnsi="宋体" w:eastAsia="宋体" w:cs="宋体"/>
            <w:sz w:val="24"/>
            <w:szCs w:val="32"/>
          </w:rPr>
          <w:t>计算构造系统分维值，实现</w:t>
        </w:r>
      </w:ins>
      <w:ins w:id="14" w:author="Lenovo" w:date="2023-03-01T23:04:00Z">
        <w:r>
          <w:rPr>
            <w:rFonts w:hint="eastAsia" w:ascii="宋体" w:hAnsi="宋体" w:eastAsia="宋体" w:cs="宋体"/>
            <w:sz w:val="24"/>
            <w:szCs w:val="32"/>
          </w:rPr>
          <w:t>了</w:t>
        </w:r>
      </w:ins>
      <w:ins w:id="15" w:author="Lenovo" w:date="2023-03-01T23:08:00Z">
        <w:r>
          <w:rPr>
            <w:rFonts w:hint="eastAsia" w:ascii="宋体" w:hAnsi="宋体" w:eastAsia="宋体" w:cs="宋体"/>
            <w:sz w:val="24"/>
            <w:szCs w:val="32"/>
          </w:rPr>
          <w:t>对</w:t>
        </w:r>
      </w:ins>
      <w:ins w:id="16" w:author="Lenovo" w:date="2023-03-01T23:03:00Z">
        <w:r>
          <w:rPr>
            <w:rFonts w:hint="eastAsia" w:ascii="宋体" w:hAnsi="宋体" w:eastAsia="宋体" w:cs="宋体"/>
            <w:sz w:val="24"/>
            <w:szCs w:val="32"/>
          </w:rPr>
          <w:t>构造系统</w:t>
        </w:r>
      </w:ins>
      <w:r>
        <w:rPr>
          <w:rFonts w:hint="eastAsia" w:ascii="宋体" w:hAnsi="宋体" w:eastAsia="宋体" w:cs="宋体"/>
          <w:sz w:val="24"/>
          <w:szCs w:val="32"/>
        </w:rPr>
        <w:t>复杂度</w:t>
      </w:r>
      <w:ins w:id="17" w:author="Lenovo" w:date="2023-03-01T23:04:00Z">
        <w:r>
          <w:rPr>
            <w:rFonts w:hint="eastAsia" w:ascii="宋体" w:hAnsi="宋体" w:eastAsia="宋体" w:cs="宋体"/>
            <w:sz w:val="24"/>
            <w:szCs w:val="32"/>
          </w:rPr>
          <w:t>模拟</w:t>
        </w:r>
      </w:ins>
      <w:r>
        <w:rPr>
          <w:rFonts w:hint="eastAsia" w:ascii="宋体" w:hAnsi="宋体" w:eastAsia="宋体" w:cs="宋体"/>
          <w:sz w:val="24"/>
          <w:szCs w:val="32"/>
        </w:rPr>
        <w:t>，</w:t>
      </w:r>
      <w:ins w:id="18" w:author="Lenovo" w:date="2023-03-01T23:08:00Z">
        <w:r>
          <w:rPr>
            <w:rFonts w:hint="eastAsia" w:ascii="宋体" w:hAnsi="宋体" w:eastAsia="宋体" w:cs="宋体"/>
            <w:sz w:val="24"/>
            <w:szCs w:val="32"/>
          </w:rPr>
          <w:t>是</w:t>
        </w:r>
      </w:ins>
      <w:ins w:id="19" w:author="Lenovo" w:date="2023-03-01T23:09:00Z">
        <w:r>
          <w:rPr>
            <w:rFonts w:hint="eastAsia" w:ascii="宋体" w:hAnsi="宋体" w:eastAsia="宋体" w:cs="宋体"/>
            <w:sz w:val="24"/>
            <w:szCs w:val="32"/>
          </w:rPr>
          <w:t>刻画</w:t>
        </w:r>
      </w:ins>
      <w:ins w:id="20" w:author="Lenovo" w:date="2023-03-01T23:05:00Z">
        <w:r>
          <w:rPr>
            <w:rFonts w:hint="eastAsia" w:ascii="宋体" w:hAnsi="宋体" w:eastAsia="宋体" w:cs="宋体"/>
            <w:sz w:val="24"/>
            <w:szCs w:val="32"/>
          </w:rPr>
          <w:t>地质</w:t>
        </w:r>
      </w:ins>
      <w:ins w:id="21" w:author="Lenovo" w:date="2023-03-01T23:09:00Z">
        <w:r>
          <w:rPr>
            <w:rFonts w:hint="eastAsia" w:ascii="宋体" w:hAnsi="宋体" w:eastAsia="宋体" w:cs="宋体"/>
            <w:sz w:val="24"/>
            <w:szCs w:val="32"/>
          </w:rPr>
          <w:t>构造</w:t>
        </w:r>
      </w:ins>
      <w:ins w:id="22" w:author="Lenovo" w:date="2023-03-01T23:05:00Z">
        <w:r>
          <w:rPr>
            <w:rFonts w:hint="eastAsia" w:ascii="宋体" w:hAnsi="宋体" w:eastAsia="宋体" w:cs="宋体"/>
            <w:sz w:val="24"/>
            <w:szCs w:val="32"/>
          </w:rPr>
          <w:t>过程</w:t>
        </w:r>
      </w:ins>
      <w:ins w:id="23" w:author="Lenovo" w:date="2023-03-01T23:10:00Z">
        <w:r>
          <w:rPr>
            <w:rFonts w:hint="eastAsia" w:ascii="宋体" w:hAnsi="宋体" w:eastAsia="宋体" w:cs="宋体"/>
            <w:sz w:val="24"/>
            <w:szCs w:val="32"/>
          </w:rPr>
          <w:t>复杂性的重要工具，同时为成矿规律研究和</w:t>
        </w:r>
      </w:ins>
      <w:ins w:id="24" w:author="Lenovo" w:date="2023-03-01T23:11:00Z">
        <w:r>
          <w:rPr>
            <w:rFonts w:hint="eastAsia" w:ascii="宋体" w:hAnsi="宋体" w:eastAsia="宋体" w:cs="宋体"/>
            <w:sz w:val="24"/>
            <w:szCs w:val="32"/>
          </w:rPr>
          <w:t>矿产</w:t>
        </w:r>
      </w:ins>
      <w:ins w:id="25" w:author="Lenovo" w:date="2023-03-01T23:10:00Z">
        <w:r>
          <w:rPr>
            <w:rFonts w:hint="eastAsia" w:ascii="宋体" w:hAnsi="宋体" w:eastAsia="宋体" w:cs="宋体"/>
            <w:sz w:val="24"/>
            <w:szCs w:val="32"/>
          </w:rPr>
          <w:t>勘查提供</w:t>
        </w:r>
      </w:ins>
      <w:ins w:id="26" w:author="Lenovo" w:date="2023-03-01T23:11:00Z">
        <w:r>
          <w:rPr>
            <w:rFonts w:hint="eastAsia" w:ascii="宋体" w:hAnsi="宋体" w:eastAsia="宋体" w:cs="宋体"/>
            <w:sz w:val="24"/>
            <w:szCs w:val="32"/>
          </w:rPr>
          <w:t>指导</w:t>
        </w:r>
      </w:ins>
      <w:ins w:id="27" w:author="Lenovo" w:date="2023-03-01T23:10:00Z">
        <w:r>
          <w:rPr>
            <w:rFonts w:hint="eastAsia" w:ascii="宋体" w:hAnsi="宋体" w:eastAsia="宋体" w:cs="宋体"/>
            <w:sz w:val="24"/>
            <w:szCs w:val="32"/>
          </w:rPr>
          <w:t>。</w:t>
        </w:r>
      </w:ins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rFonts w:ascii="宋体" w:hAnsi="宋体" w:eastAsia="宋体" w:cs="宋体"/>
          <w:sz w:val="24"/>
          <w:szCs w:val="32"/>
        </w:rPr>
      </w:pPr>
    </w:p>
    <w:p>
      <w:pPr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功能介绍</w:t>
      </w:r>
    </w:p>
    <w:p>
      <w:pPr>
        <w:numPr>
          <w:ilvl w:val="0"/>
          <w:numId w:val="2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ins w:id="28" w:author="Lenovo" w:date="2023-03-01T22:47:00Z"/>
          <w:rFonts w:ascii="宋体" w:hAnsi="宋体" w:eastAsia="宋体" w:cs="宋体"/>
          <w:sz w:val="24"/>
          <w:szCs w:val="32"/>
        </w:rPr>
      </w:pPr>
      <w:ins w:id="29" w:author="Lenovo" w:date="2023-03-01T22:47:00Z">
        <w:r>
          <w:rPr>
            <w:rFonts w:hint="eastAsia" w:ascii="宋体" w:hAnsi="宋体" w:eastAsia="宋体" w:cs="宋体"/>
            <w:sz w:val="24"/>
            <w:szCs w:val="32"/>
          </w:rPr>
          <w:t>该软件</w:t>
        </w:r>
      </w:ins>
      <w:ins w:id="30" w:author="Lenovo" w:date="2023-03-01T22:50:00Z">
        <w:r>
          <w:rPr>
            <w:rFonts w:hint="eastAsia" w:ascii="宋体" w:hAnsi="宋体" w:eastAsia="宋体" w:cs="宋体"/>
            <w:sz w:val="24"/>
            <w:szCs w:val="32"/>
          </w:rPr>
          <w:t>通过对</w:t>
        </w:r>
      </w:ins>
      <w:ins w:id="31" w:author="Lenovo" w:date="2023-03-01T22:49:00Z">
        <w:r>
          <w:rPr>
            <w:rFonts w:hint="eastAsia" w:ascii="宋体" w:hAnsi="宋体" w:eastAsia="宋体" w:cs="宋体"/>
            <w:sz w:val="24"/>
            <w:szCs w:val="32"/>
          </w:rPr>
          <w:t>各类</w:t>
        </w:r>
      </w:ins>
      <w:ins w:id="32" w:author="Lenovo" w:date="2023-03-01T22:43:00Z">
        <w:r>
          <w:rPr>
            <w:rFonts w:hint="eastAsia" w:ascii="宋体" w:hAnsi="宋体" w:eastAsia="宋体" w:cs="宋体"/>
            <w:sz w:val="24"/>
            <w:szCs w:val="32"/>
          </w:rPr>
          <w:t>构造</w:t>
        </w:r>
      </w:ins>
      <w:ins w:id="33" w:author="Lenovo" w:date="2023-03-01T22:44:00Z">
        <w:r>
          <w:rPr>
            <w:rFonts w:hint="eastAsia" w:ascii="宋体" w:hAnsi="宋体" w:eastAsia="宋体" w:cs="宋体"/>
            <w:sz w:val="24"/>
            <w:szCs w:val="32"/>
          </w:rPr>
          <w:t>系统</w:t>
        </w:r>
      </w:ins>
      <w:ins w:id="34" w:author="Lenovo" w:date="2023-03-01T22:49:00Z">
        <w:r>
          <w:rPr>
            <w:rFonts w:hint="eastAsia" w:ascii="宋体" w:hAnsi="宋体" w:eastAsia="宋体" w:cs="宋体"/>
            <w:sz w:val="24"/>
            <w:szCs w:val="32"/>
          </w:rPr>
          <w:t>（如断裂、岩石裂隙、镜下薄片纹理、构造交点等）</w:t>
        </w:r>
      </w:ins>
      <w:ins w:id="35" w:author="Lenovo" w:date="2023-03-01T22:44:00Z">
        <w:r>
          <w:rPr>
            <w:rFonts w:hint="eastAsia" w:ascii="宋体" w:hAnsi="宋体" w:eastAsia="宋体" w:cs="宋体"/>
            <w:sz w:val="24"/>
            <w:szCs w:val="32"/>
          </w:rPr>
          <w:t>的</w:t>
        </w:r>
      </w:ins>
      <w:ins w:id="36" w:author="Lenovo" w:date="2023-03-01T22:43:00Z">
        <w:r>
          <w:rPr>
            <w:rFonts w:hint="eastAsia" w:ascii="宋体" w:hAnsi="宋体" w:eastAsia="宋体" w:cs="宋体"/>
            <w:sz w:val="24"/>
            <w:szCs w:val="32"/>
          </w:rPr>
          <w:t>分形维计算，</w:t>
        </w:r>
      </w:ins>
      <w:ins w:id="37" w:author="Lenovo" w:date="2023-03-01T22:50:00Z">
        <w:r>
          <w:rPr>
            <w:rFonts w:hint="eastAsia" w:ascii="宋体" w:hAnsi="宋体" w:eastAsia="宋体" w:cs="宋体"/>
            <w:sz w:val="24"/>
            <w:szCs w:val="32"/>
          </w:rPr>
          <w:t>实现了</w:t>
        </w:r>
      </w:ins>
      <w:ins w:id="38" w:author="Lenovo" w:date="2023-03-01T22:41:00Z">
        <w:r>
          <w:rPr>
            <w:rFonts w:hint="eastAsia" w:ascii="宋体" w:hAnsi="宋体" w:eastAsia="宋体" w:cs="宋体"/>
            <w:sz w:val="24"/>
            <w:szCs w:val="32"/>
          </w:rPr>
          <w:t>构造</w:t>
        </w:r>
      </w:ins>
      <w:ins w:id="39" w:author="Lenovo" w:date="2023-03-01T22:50:00Z">
        <w:r>
          <w:rPr>
            <w:rFonts w:hint="eastAsia" w:ascii="宋体" w:hAnsi="宋体" w:eastAsia="宋体" w:cs="宋体"/>
            <w:sz w:val="24"/>
            <w:szCs w:val="32"/>
          </w:rPr>
          <w:t>系统</w:t>
        </w:r>
      </w:ins>
      <w:ins w:id="40" w:author="Lenovo" w:date="2023-03-01T22:42:00Z">
        <w:r>
          <w:rPr>
            <w:rFonts w:hint="eastAsia" w:ascii="宋体" w:hAnsi="宋体" w:eastAsia="宋体" w:cs="宋体"/>
            <w:sz w:val="24"/>
            <w:szCs w:val="32"/>
          </w:rPr>
          <w:t>复杂度模拟</w:t>
        </w:r>
      </w:ins>
      <w:ins w:id="41" w:author="Lenovo" w:date="2023-03-01T22:50:00Z">
        <w:r>
          <w:rPr>
            <w:rFonts w:hint="eastAsia" w:ascii="宋体" w:hAnsi="宋体" w:eastAsia="宋体" w:cs="宋体"/>
            <w:sz w:val="24"/>
            <w:szCs w:val="32"/>
          </w:rPr>
          <w:t>。</w:t>
        </w:r>
      </w:ins>
    </w:p>
    <w:p>
      <w:pPr>
        <w:numPr>
          <w:ilvl w:val="0"/>
          <w:numId w:val="2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ins w:id="42" w:author="Lenovo" w:date="2023-03-01T22:50:00Z">
        <w:r>
          <w:rPr>
            <w:rFonts w:hint="eastAsia" w:ascii="宋体" w:hAnsi="宋体" w:eastAsia="宋体" w:cs="宋体"/>
            <w:sz w:val="24"/>
            <w:szCs w:val="32"/>
          </w:rPr>
          <w:t>该软件</w:t>
        </w:r>
      </w:ins>
      <w:r>
        <w:rPr>
          <w:rFonts w:hint="eastAsia" w:ascii="宋体" w:hAnsi="宋体" w:eastAsia="宋体" w:cs="宋体"/>
          <w:sz w:val="24"/>
          <w:szCs w:val="32"/>
        </w:rPr>
        <w:t>支持导入多种shp矢量数据</w:t>
      </w:r>
      <w:ins w:id="43" w:author="Lenovo" w:date="2023-03-01T22:40:00Z">
        <w:r>
          <w:rPr>
            <w:rFonts w:hint="eastAsia" w:ascii="宋体" w:hAnsi="宋体" w:eastAsia="宋体" w:cs="宋体"/>
            <w:sz w:val="24"/>
            <w:szCs w:val="32"/>
          </w:rPr>
          <w:t>，如构造、矿点、地层等，</w:t>
        </w:r>
      </w:ins>
      <w:r>
        <w:rPr>
          <w:rFonts w:hint="eastAsia" w:ascii="宋体" w:hAnsi="宋体" w:eastAsia="宋体" w:cs="宋体"/>
          <w:sz w:val="24"/>
          <w:szCs w:val="32"/>
        </w:rPr>
        <w:t>并叠加于分形维数分布图上，</w:t>
      </w:r>
      <w:ins w:id="44" w:author="Lenovo" w:date="2023-03-01T22:51:00Z">
        <w:r>
          <w:rPr>
            <w:rFonts w:hint="eastAsia" w:ascii="宋体" w:hAnsi="宋体" w:eastAsia="宋体" w:cs="宋体"/>
            <w:sz w:val="24"/>
            <w:szCs w:val="32"/>
          </w:rPr>
          <w:t>实现</w:t>
        </w:r>
      </w:ins>
      <w:ins w:id="45" w:author="Lenovo" w:date="2023-03-01T22:52:00Z">
        <w:r>
          <w:rPr>
            <w:rFonts w:hint="eastAsia" w:ascii="宋体" w:hAnsi="宋体" w:eastAsia="宋体" w:cs="宋体"/>
            <w:sz w:val="24"/>
            <w:szCs w:val="32"/>
          </w:rPr>
          <w:t>对研究目标的</w:t>
        </w:r>
      </w:ins>
      <w:ins w:id="46" w:author="Lenovo" w:date="2023-03-01T22:51:00Z">
        <w:r>
          <w:rPr>
            <w:rFonts w:hint="eastAsia" w:ascii="宋体" w:hAnsi="宋体" w:eastAsia="宋体" w:cs="宋体"/>
            <w:sz w:val="24"/>
            <w:szCs w:val="32"/>
          </w:rPr>
          <w:t>可视化分析</w:t>
        </w:r>
      </w:ins>
      <w:ins w:id="47" w:author="Lenovo" w:date="2023-03-01T22:52:00Z">
        <w:r>
          <w:rPr>
            <w:rFonts w:hint="eastAsia" w:ascii="宋体" w:hAnsi="宋体" w:eastAsia="宋体" w:cs="宋体"/>
            <w:sz w:val="24"/>
            <w:szCs w:val="32"/>
          </w:rPr>
          <w:t>与解译</w:t>
        </w:r>
      </w:ins>
      <w:r>
        <w:rPr>
          <w:rFonts w:hint="eastAsia" w:ascii="宋体" w:hAnsi="宋体" w:eastAsia="宋体" w:cs="宋体"/>
          <w:sz w:val="24"/>
          <w:szCs w:val="32"/>
        </w:rPr>
        <w:t>；</w:t>
      </w:r>
    </w:p>
    <w:p>
      <w:pPr>
        <w:numPr>
          <w:ilvl w:val="0"/>
          <w:numId w:val="2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ins w:id="48" w:author="Lenovo" w:date="2023-03-01T22:52:00Z">
        <w:r>
          <w:rPr>
            <w:rFonts w:hint="eastAsia" w:ascii="宋体" w:hAnsi="宋体" w:eastAsia="宋体" w:cs="宋体"/>
            <w:sz w:val="24"/>
            <w:szCs w:val="32"/>
          </w:rPr>
          <w:t>该软件</w:t>
        </w:r>
      </w:ins>
      <w:r>
        <w:rPr>
          <w:rFonts w:hint="eastAsia" w:ascii="宋体" w:hAnsi="宋体" w:eastAsia="宋体" w:cs="宋体"/>
          <w:sz w:val="24"/>
          <w:szCs w:val="32"/>
        </w:rPr>
        <w:t>支持矢量属性表的读取与显示，可使用多种颜色绘制分形维数等值</w:t>
      </w:r>
      <w:ins w:id="49" w:author="Lenovo" w:date="2023-03-01T23:19:00Z">
        <w:r>
          <w:rPr>
            <w:rFonts w:hint="eastAsia" w:ascii="宋体" w:hAnsi="宋体" w:eastAsia="宋体" w:cs="宋体"/>
            <w:sz w:val="24"/>
            <w:szCs w:val="32"/>
          </w:rPr>
          <w:t>线</w:t>
        </w:r>
      </w:ins>
      <w:r>
        <w:rPr>
          <w:rFonts w:hint="eastAsia" w:ascii="宋体" w:hAnsi="宋体" w:eastAsia="宋体" w:cs="宋体"/>
          <w:sz w:val="24"/>
          <w:szCs w:val="32"/>
        </w:rPr>
        <w:t>分布图。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br w:type="page"/>
      </w:r>
    </w:p>
    <w:p>
      <w:pPr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使用教程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left="420"/>
        <w:jc w:val="left"/>
        <w:textAlignment w:val="baseline"/>
        <w:rPr>
          <w:ins w:id="50" w:author="Lenovo" w:date="2023-03-01T22:53:00Z"/>
          <w:rFonts w:hint="eastAsia"/>
          <w:sz w:val="24"/>
          <w:szCs w:val="32"/>
        </w:rPr>
      </w:pPr>
      <w:ins w:id="51" w:author="Lenovo" w:date="2023-03-01T22:53:00Z">
        <w:r>
          <w:rPr>
            <w:rFonts w:hint="eastAsia"/>
            <w:sz w:val="24"/>
            <w:szCs w:val="32"/>
          </w:rPr>
          <w:t>该教程以南岭地区构造复杂度模拟为例</w:t>
        </w:r>
      </w:ins>
      <w:ins w:id="52" w:author="Lenovo" w:date="2023-03-01T22:54:00Z">
        <w:r>
          <w:rPr>
            <w:rFonts w:hint="eastAsia"/>
            <w:sz w:val="24"/>
            <w:szCs w:val="32"/>
          </w:rPr>
          <w:t>，</w:t>
        </w:r>
      </w:ins>
      <w:ins w:id="53" w:author="Lenovo" w:date="2023-03-01T23:02:00Z">
        <w:r>
          <w:rPr>
            <w:rFonts w:hint="eastAsia"/>
            <w:sz w:val="24"/>
            <w:szCs w:val="32"/>
          </w:rPr>
          <w:t>可以</w:t>
        </w:r>
      </w:ins>
      <w:ins w:id="54" w:author="Lenovo" w:date="2023-03-01T22:54:00Z">
        <w:r>
          <w:rPr>
            <w:rFonts w:hint="eastAsia"/>
            <w:sz w:val="24"/>
            <w:szCs w:val="32"/>
          </w:rPr>
          <w:t>研究该地区钨多金属</w:t>
        </w:r>
      </w:ins>
      <w:ins w:id="55" w:author="Lenovo" w:date="2023-03-01T22:55:00Z">
        <w:r>
          <w:rPr>
            <w:rFonts w:hint="eastAsia"/>
            <w:sz w:val="24"/>
            <w:szCs w:val="32"/>
          </w:rPr>
          <w:t>成矿与构造复杂度之间的</w:t>
        </w:r>
      </w:ins>
      <w:ins w:id="56" w:author="Lenovo" w:date="2023-03-01T23:02:00Z">
        <w:r>
          <w:rPr>
            <w:rFonts w:hint="eastAsia"/>
            <w:sz w:val="24"/>
            <w:szCs w:val="32"/>
          </w:rPr>
          <w:t>联系</w:t>
        </w:r>
      </w:ins>
      <w:ins w:id="57" w:author="Lenovo" w:date="2023-03-01T22:55:00Z">
        <w:r>
          <w:rPr>
            <w:rFonts w:hint="eastAsia"/>
            <w:sz w:val="24"/>
            <w:szCs w:val="32"/>
          </w:rPr>
          <w:t>，</w:t>
        </w:r>
      </w:ins>
      <w:ins w:id="58" w:author="Lenovo" w:date="2023-03-01T22:56:00Z">
        <w:r>
          <w:rPr>
            <w:rFonts w:hint="eastAsia"/>
            <w:sz w:val="24"/>
            <w:szCs w:val="32"/>
          </w:rPr>
          <w:t>理清不同方位的构造系统对</w:t>
        </w:r>
      </w:ins>
      <w:ins w:id="59" w:author="Lenovo" w:date="2023-03-01T22:57:00Z">
        <w:r>
          <w:rPr>
            <w:rFonts w:hint="eastAsia"/>
            <w:sz w:val="24"/>
            <w:szCs w:val="32"/>
          </w:rPr>
          <w:t>钨多金属矿床的控矿规律</w:t>
        </w:r>
      </w:ins>
      <w:ins w:id="60" w:author="Lenovo" w:date="2023-03-01T22:55:00Z">
        <w:r>
          <w:rPr>
            <w:rFonts w:hint="eastAsia"/>
            <w:sz w:val="24"/>
            <w:szCs w:val="32"/>
          </w:rPr>
          <w:t>。</w:t>
        </w:r>
      </w:ins>
      <w:ins w:id="61" w:author="Lenovo" w:date="2023-03-01T22:59:00Z">
        <w:r>
          <w:rPr>
            <w:rFonts w:hint="eastAsia"/>
            <w:sz w:val="24"/>
            <w:szCs w:val="32"/>
          </w:rPr>
          <w:t>下面以北东向构造为例，进行构造复杂度模拟</w:t>
        </w:r>
      </w:ins>
      <w:ins w:id="62" w:author="Lenovo" w:date="2023-03-01T23:00:00Z">
        <w:r>
          <w:rPr>
            <w:rFonts w:hint="eastAsia"/>
            <w:sz w:val="24"/>
            <w:szCs w:val="32"/>
          </w:rPr>
          <w:t>。</w:t>
        </w:r>
      </w:ins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软件主界面：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56530" cy="3583940"/>
            <wp:effectExtent l="0" t="0" r="12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点击左上角‘打开文件’按钮或菜单，导入使用arcmap软件转换成的该地区断裂的类二进制文件（压缩包/测试资源/南岭北东 - 副本.txt），导入成功后会显示在左上角：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350012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点击第二个红色‘+’按钮或‘文件/添加矢量数据’导入南岭北东断裂（压缩包/测试资源/南岭北东断裂.shp），同样方式导入钨多金属矿床点.shp文件,导入成功后同样会显示在左上角：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35001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分别点击左上角显示的三个文件名，使左边对应方框‘□’变为对钩‘√’，即表示选中该文件，此时右侧会显示shp文件对应的属性表：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350012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点击左上角黑色三角形按钮或‘分析/开始分析’</w:t>
      </w:r>
      <w:bookmarkStart w:id="0" w:name="_GoBack"/>
      <w:bookmarkEnd w:id="0"/>
      <w:r>
        <w:rPr>
          <w:rFonts w:hint="eastAsia"/>
          <w:sz w:val="24"/>
          <w:szCs w:val="32"/>
        </w:rPr>
        <w:t>进行分形维数的拟合与计算，等待进度条完成：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3500120"/>
            <wp:effectExtent l="0" t="0" r="571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点击进度条左边等值图按钮或‘分析/绘制分形维数等值图’进行绘图：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（鼠标指向图上时会在右上角显示具体坐标值）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6690" cy="28321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图片显示不清，可以在菜单栏‘设置’中调节等值线填充颜色和矢量颜色，来获得最佳观感：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6690" cy="282575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若断裂和矿点叠加严重导致图片不清晰，还可以取消勾选其中某一个矢量，仅显示另一个矢量：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45100" cy="3896360"/>
            <wp:effectExtent l="0" t="0" r="1270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6690" cy="282575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0C3806"/>
    <w:multiLevelType w:val="singleLevel"/>
    <w:tmpl w:val="230C3806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4582BAC6"/>
    <w:multiLevelType w:val="singleLevel"/>
    <w:tmpl w:val="4582BAC6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7BEBD78F"/>
    <w:multiLevelType w:val="singleLevel"/>
    <w:tmpl w:val="7BEBD78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enovo">
    <w15:presenceInfo w15:providerId="Windows Live" w15:userId="ef145c8b41d2c44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trackRevisions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k4NGM5ZjE3ZjdlZWVmM2FiMjViMWY0MWJjZTdiMmIifQ=="/>
  </w:docVars>
  <w:rsids>
    <w:rsidRoot w:val="6D494CFD"/>
    <w:rsid w:val="0005093A"/>
    <w:rsid w:val="00281C12"/>
    <w:rsid w:val="00340E1E"/>
    <w:rsid w:val="005C43E3"/>
    <w:rsid w:val="0068791A"/>
    <w:rsid w:val="00A97B1F"/>
    <w:rsid w:val="00C40450"/>
    <w:rsid w:val="00D56086"/>
    <w:rsid w:val="01FE31C1"/>
    <w:rsid w:val="5540344C"/>
    <w:rsid w:val="6D49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qFormat/>
    <w:uiPriority w:val="0"/>
    <w:rPr>
      <w:sz w:val="18"/>
      <w:szCs w:val="18"/>
    </w:rPr>
  </w:style>
  <w:style w:type="paragraph" w:customStyle="1" w:styleId="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character" w:customStyle="1" w:styleId="7">
    <w:name w:val="批注框文本 字符"/>
    <w:basedOn w:val="5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microsoft.com/office/2011/relationships/people" Target="people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DoubleOX</Company>
  <Pages>6</Pages>
  <Words>1021</Words>
  <Characters>1120</Characters>
  <Lines>9</Lines>
  <Paragraphs>2</Paragraphs>
  <TotalTime>66</TotalTime>
  <ScaleCrop>false</ScaleCrop>
  <LinksUpToDate>false</LinksUpToDate>
  <CharactersWithSpaces>1122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2023-03-01T13:09:00Z</dcterms:created>
  <dc:creator>梦宝fh</dc:creator>
  <cp:lastModifiedBy>梦宝fh</cp:lastModifiedBy>
  <dcterms:modified xsi:type="dcterms:W3CDTF">2023-03-02T00:00:57Z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83D735C16AE14283817645F781E586F6</vt:lpwstr>
  </property>
</Properties>
</file>